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 w:rsidR="00AB12CD" w:rsidRDefault="00AB12CD">
      <w:ins w:id="1" w:author="Ada Lovelace" w:date="2026-02-10T11:00:00Z">
        <w:r>
          <w:t>This quarter we plan to</w:t>
        </w:r>
      </w:ins>
    </w:p>
  </w:body>
</w:document>
</file>

<file path=word/comments.xml><?xml version="1.0" encoding="utf-8"?>
<w:comments xmlns:w="http://schemas.openxmlformats.org/wordprocessingml/2006/main">
  <w:comment w:id="1" w:author="Grace Hopper" w:date="2026-02-11T09:00:00Z">
    <w:p>
      <w:r>
        <w:t>Can we cut this?</w:t>
      </w:r>
    </w:p>
  </w:comment>
</w:comments>
</file>

<file path=word/settings.xml><?xml version="1.0" encoding="utf-8"?>
<w:settings xmlns:w="http://schemas.openxmlformats.org/wordprocessingml/2006/main">
  <w:rsids>
    <w:rsid w:val="00AB12CD"/>
  </w:rsids>
</w:settings>
</file>

<file path=word/_rels/document.xml.rels><?xml version="1.0"?><Relationships xmlns="http://schemas.openxmlformats.org/package/2006/relationships"><Relationship Id="cId1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Application>Microsoft Office Word</Application>
  <Company>Emebet Kitchen Ltd</Company>
  <Manager>A. Manager</Manager>
  <TotalTime>428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Ada Lovelace</dc:creator>
  <cp:lastModifiedBy>Grace Hopper</cp:lastModifiedBy>
  <dc:title>Quarterly plan (draft)</dc:title>
  <dc:subject>Internal</dc:subject>
  <cp:keywords>confidential, draft</cp:keywords>
  <dcterms:created>2026-02-01T09:00:00Z</dcterms:created>
  <dcterms:modified>2026-02-14T17:22:00Z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x}" pid="2" name="Client">
    <vt:lpwstr>Acme</vt:lpwstr>
  </property>
</Properties>
</file>